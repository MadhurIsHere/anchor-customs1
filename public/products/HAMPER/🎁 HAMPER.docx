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695F" w14:textId="77777777" w:rsidR="00D41F87" w:rsidRPr="00D41F87" w:rsidRDefault="00D41F87" w:rsidP="00D41F87">
      <w:pPr>
        <w:rPr>
          <w:b/>
          <w:bCs/>
        </w:rPr>
      </w:pPr>
      <w:r w:rsidRPr="00D41F87">
        <w:rPr>
          <w:rFonts w:ascii="Segoe UI Emoji" w:hAnsi="Segoe UI Emoji" w:cs="Segoe UI Emoji"/>
          <w:b/>
          <w:bCs/>
        </w:rPr>
        <w:t>🎁</w:t>
      </w:r>
      <w:r w:rsidRPr="00D41F87">
        <w:rPr>
          <w:b/>
          <w:bCs/>
        </w:rPr>
        <w:t xml:space="preserve"> HAMPER</w:t>
      </w:r>
    </w:p>
    <w:p w14:paraId="54492240" w14:textId="77777777" w:rsidR="00D41F87" w:rsidRPr="00D41F87" w:rsidRDefault="00D41F87" w:rsidP="00D41F87">
      <w:r w:rsidRPr="00D41F87">
        <w:t xml:space="preserve">The ultimate custom gift collection — designed to turn your favorite memories into something unforgettable </w:t>
      </w:r>
      <w:r w:rsidRPr="00D41F87">
        <w:rPr>
          <w:rFonts w:ascii="Segoe UI Emoji" w:hAnsi="Segoe UI Emoji" w:cs="Segoe UI Emoji"/>
        </w:rPr>
        <w:t>🤍</w:t>
      </w:r>
    </w:p>
    <w:p w14:paraId="14B3C8B2" w14:textId="77777777" w:rsidR="00D41F87" w:rsidRPr="00D41F87" w:rsidRDefault="00D41F87" w:rsidP="00D41F87">
      <w:pPr>
        <w:rPr>
          <w:b/>
          <w:bCs/>
        </w:rPr>
      </w:pPr>
      <w:r w:rsidRPr="00D41F87">
        <w:rPr>
          <w:b/>
          <w:bCs/>
        </w:rPr>
        <w:t>PRICE :</w:t>
      </w:r>
    </w:p>
    <w:p w14:paraId="5027072A" w14:textId="77777777" w:rsidR="00D41F87" w:rsidRPr="00D41F87" w:rsidRDefault="00D41F87" w:rsidP="00D41F87">
      <w:r w:rsidRPr="00D41F87">
        <w:rPr>
          <w:b/>
          <w:bCs/>
        </w:rPr>
        <w:t>₹3,199</w:t>
      </w:r>
      <w:r w:rsidRPr="00D41F87">
        <w:br/>
      </w:r>
      <w:del w:id="0" w:author="Unknown">
        <w:r w:rsidRPr="00D41F87">
          <w:delText>₹3,399</w:delText>
        </w:r>
      </w:del>
      <w:r w:rsidRPr="00D41F87">
        <w:t xml:space="preserve"> • Save ₹200</w:t>
      </w:r>
    </w:p>
    <w:p w14:paraId="044AC06F" w14:textId="77777777" w:rsidR="00D41F87" w:rsidRPr="00D41F87" w:rsidRDefault="00D41F87" w:rsidP="00D41F87">
      <w:pPr>
        <w:rPr>
          <w:b/>
          <w:bCs/>
        </w:rPr>
      </w:pPr>
      <w:r w:rsidRPr="00D41F87">
        <w:rPr>
          <w:b/>
          <w:bCs/>
        </w:rPr>
        <w:t>PERFECT FOR :</w:t>
      </w:r>
    </w:p>
    <w:p w14:paraId="42C52490" w14:textId="77777777" w:rsidR="00D41F87" w:rsidRPr="00D41F87" w:rsidRDefault="00D41F87" w:rsidP="00D41F87">
      <w:pPr>
        <w:numPr>
          <w:ilvl w:val="0"/>
          <w:numId w:val="1"/>
        </w:numPr>
      </w:pPr>
      <w:r w:rsidRPr="00D41F87">
        <w:t xml:space="preserve">Anniversaries </w:t>
      </w:r>
    </w:p>
    <w:p w14:paraId="201871AB" w14:textId="77777777" w:rsidR="00D41F87" w:rsidRPr="00D41F87" w:rsidRDefault="00D41F87" w:rsidP="00D41F87">
      <w:pPr>
        <w:numPr>
          <w:ilvl w:val="0"/>
          <w:numId w:val="1"/>
        </w:numPr>
      </w:pPr>
      <w:r w:rsidRPr="00D41F87">
        <w:t xml:space="preserve">Birthday Surprises </w:t>
      </w:r>
    </w:p>
    <w:p w14:paraId="64CD804A" w14:textId="77777777" w:rsidR="00D41F87" w:rsidRPr="00D41F87" w:rsidRDefault="00D41F87" w:rsidP="00D41F87">
      <w:pPr>
        <w:numPr>
          <w:ilvl w:val="0"/>
          <w:numId w:val="1"/>
        </w:numPr>
      </w:pPr>
      <w:r w:rsidRPr="00D41F87">
        <w:t xml:space="preserve">Couple Gifts </w:t>
      </w:r>
    </w:p>
    <w:p w14:paraId="3ABF888D" w14:textId="77777777" w:rsidR="00D41F87" w:rsidRPr="00D41F87" w:rsidRDefault="00D41F87" w:rsidP="00D41F87">
      <w:pPr>
        <w:numPr>
          <w:ilvl w:val="0"/>
          <w:numId w:val="1"/>
        </w:numPr>
      </w:pPr>
      <w:r w:rsidRPr="00D41F87">
        <w:t xml:space="preserve">Best Friend Gifts </w:t>
      </w:r>
    </w:p>
    <w:p w14:paraId="60E651C0" w14:textId="77777777" w:rsidR="00D41F87" w:rsidRPr="00D41F87" w:rsidRDefault="00D41F87" w:rsidP="00D41F87">
      <w:pPr>
        <w:numPr>
          <w:ilvl w:val="0"/>
          <w:numId w:val="1"/>
        </w:numPr>
      </w:pPr>
      <w:r w:rsidRPr="00D41F87">
        <w:t xml:space="preserve">Special Memory Collections </w:t>
      </w:r>
    </w:p>
    <w:p w14:paraId="7EDB2C5B" w14:textId="77777777" w:rsidR="00D41F87" w:rsidRPr="00D41F87" w:rsidRDefault="00D41F87" w:rsidP="00D41F87">
      <w:pPr>
        <w:rPr>
          <w:b/>
          <w:bCs/>
        </w:rPr>
      </w:pPr>
      <w:r w:rsidRPr="00D41F87">
        <w:rPr>
          <w:b/>
          <w:bCs/>
        </w:rPr>
        <w:t>WHAT’S INCLUDED :</w:t>
      </w:r>
    </w:p>
    <w:p w14:paraId="394197B2" w14:textId="77777777" w:rsidR="00D41F87" w:rsidRPr="00D41F87" w:rsidRDefault="00D41F87" w:rsidP="00D41F87">
      <w:pPr>
        <w:numPr>
          <w:ilvl w:val="0"/>
          <w:numId w:val="2"/>
        </w:numPr>
      </w:pPr>
      <w:r w:rsidRPr="00D41F87">
        <w:rPr>
          <w:b/>
          <w:bCs/>
        </w:rPr>
        <w:t>Custom Magazine</w:t>
      </w:r>
      <w:r w:rsidRPr="00D41F87">
        <w:br/>
        <w:t xml:space="preserve">12 pages (24 sides) of customized magazine capturing your core memories </w:t>
      </w:r>
    </w:p>
    <w:p w14:paraId="24654C3A" w14:textId="77777777" w:rsidR="00D41F87" w:rsidRPr="00D41F87" w:rsidRDefault="00D41F87" w:rsidP="00D41F87">
      <w:pPr>
        <w:numPr>
          <w:ilvl w:val="0"/>
          <w:numId w:val="2"/>
        </w:numPr>
      </w:pPr>
      <w:r w:rsidRPr="00D41F87">
        <w:rPr>
          <w:b/>
          <w:bCs/>
        </w:rPr>
        <w:t>Two Customized Frames</w:t>
      </w:r>
      <w:r w:rsidRPr="00D41F87">
        <w:br/>
        <w:t xml:space="preserve">One sticker-type frame and one aesthetic pop-grid frame with your photos </w:t>
      </w:r>
    </w:p>
    <w:p w14:paraId="5D2A0843" w14:textId="77777777" w:rsidR="00D41F87" w:rsidRPr="00D41F87" w:rsidRDefault="00D41F87" w:rsidP="00D41F87">
      <w:pPr>
        <w:numPr>
          <w:ilvl w:val="0"/>
          <w:numId w:val="2"/>
        </w:numPr>
      </w:pPr>
      <w:r w:rsidRPr="00D41F87">
        <w:rPr>
          <w:b/>
          <w:bCs/>
        </w:rPr>
        <w:t>Personalized Letter</w:t>
      </w:r>
      <w:r w:rsidRPr="00D41F87">
        <w:br/>
        <w:t xml:space="preserve">A heartfelt handwritten-style note customized for your loved one </w:t>
      </w:r>
    </w:p>
    <w:p w14:paraId="308BDF36" w14:textId="77777777" w:rsidR="00D41F87" w:rsidRPr="00D41F87" w:rsidRDefault="00D41F87" w:rsidP="00D41F87">
      <w:pPr>
        <w:numPr>
          <w:ilvl w:val="0"/>
          <w:numId w:val="2"/>
        </w:numPr>
      </w:pPr>
      <w:r w:rsidRPr="00D41F87">
        <w:rPr>
          <w:b/>
          <w:bCs/>
        </w:rPr>
        <w:t>Hot Wheels Collectible</w:t>
      </w:r>
      <w:r w:rsidRPr="00D41F87">
        <w:br/>
        <w:t xml:space="preserve">A cute fun element added to complete the hamper </w:t>
      </w:r>
    </w:p>
    <w:p w14:paraId="00FEF18A" w14:textId="77777777" w:rsidR="00D41F87" w:rsidRPr="00D41F87" w:rsidRDefault="00D41F87" w:rsidP="00D41F87">
      <w:pPr>
        <w:rPr>
          <w:b/>
          <w:bCs/>
        </w:rPr>
      </w:pPr>
      <w:r w:rsidRPr="00D41F87">
        <w:rPr>
          <w:b/>
          <w:bCs/>
        </w:rPr>
        <w:t>WHAT MAKES IT SPECIAL :</w:t>
      </w:r>
    </w:p>
    <w:p w14:paraId="4F84E338" w14:textId="77777777" w:rsidR="00D41F87" w:rsidRPr="00D41F87" w:rsidRDefault="00D41F87" w:rsidP="00D41F87">
      <w:pPr>
        <w:numPr>
          <w:ilvl w:val="0"/>
          <w:numId w:val="3"/>
        </w:numPr>
      </w:pPr>
      <w:r w:rsidRPr="00D41F87">
        <w:t xml:space="preserve">Fully personalized with your photos &amp; memories </w:t>
      </w:r>
    </w:p>
    <w:p w14:paraId="380DBC01" w14:textId="77777777" w:rsidR="00D41F87" w:rsidRPr="00D41F87" w:rsidRDefault="00D41F87" w:rsidP="00D41F87">
      <w:pPr>
        <w:numPr>
          <w:ilvl w:val="0"/>
          <w:numId w:val="3"/>
        </w:numPr>
      </w:pPr>
      <w:r w:rsidRPr="00D41F87">
        <w:t xml:space="preserve">Premium aesthetic presentation </w:t>
      </w:r>
    </w:p>
    <w:p w14:paraId="01F23D72" w14:textId="77777777" w:rsidR="00D41F87" w:rsidRPr="00D41F87" w:rsidRDefault="00D41F87" w:rsidP="00D41F87">
      <w:pPr>
        <w:numPr>
          <w:ilvl w:val="0"/>
          <w:numId w:val="3"/>
        </w:numPr>
      </w:pPr>
      <w:r w:rsidRPr="00D41F87">
        <w:t xml:space="preserve">Handmade with attention to detail </w:t>
      </w:r>
    </w:p>
    <w:p w14:paraId="452BF20A" w14:textId="77777777" w:rsidR="00D41F87" w:rsidRPr="00D41F87" w:rsidRDefault="00D41F87" w:rsidP="00D41F87">
      <w:pPr>
        <w:numPr>
          <w:ilvl w:val="0"/>
          <w:numId w:val="3"/>
        </w:numPr>
      </w:pPr>
      <w:r w:rsidRPr="00D41F87">
        <w:t xml:space="preserve">Emotional &amp; memorable gifting experience </w:t>
      </w:r>
    </w:p>
    <w:p w14:paraId="41F1493E" w14:textId="77777777" w:rsidR="00D41F87" w:rsidRPr="00D41F87" w:rsidRDefault="00D41F87" w:rsidP="00D41F87">
      <w:pPr>
        <w:numPr>
          <w:ilvl w:val="0"/>
          <w:numId w:val="3"/>
        </w:numPr>
      </w:pPr>
      <w:r w:rsidRPr="00D41F87">
        <w:t xml:space="preserve">100% customizable for every occasion </w:t>
      </w:r>
    </w:p>
    <w:p w14:paraId="6093B7AC" w14:textId="77777777" w:rsidR="00D41F87" w:rsidRPr="00D41F87" w:rsidRDefault="00D41F87" w:rsidP="00D41F87">
      <w:pPr>
        <w:rPr>
          <w:b/>
          <w:bCs/>
        </w:rPr>
      </w:pPr>
      <w:r w:rsidRPr="00D41F87">
        <w:rPr>
          <w:b/>
          <w:bCs/>
        </w:rPr>
        <w:t>SPECIFICATIONS :</w:t>
      </w:r>
    </w:p>
    <w:p w14:paraId="1DFA2DC2" w14:textId="77777777" w:rsidR="00D41F87" w:rsidRPr="00D41F87" w:rsidRDefault="00D41F87" w:rsidP="00D41F87">
      <w:r w:rsidRPr="00D41F87">
        <w:rPr>
          <w:b/>
          <w:bCs/>
        </w:rPr>
        <w:t>Materials :</w:t>
      </w:r>
      <w:r w:rsidRPr="00D41F87">
        <w:t xml:space="preserve"> Premium Printed Paper</w:t>
      </w:r>
      <w:r w:rsidRPr="00D41F87">
        <w:br/>
      </w:r>
      <w:r w:rsidRPr="00D41F87">
        <w:rPr>
          <w:b/>
          <w:bCs/>
        </w:rPr>
        <w:t>Delivery Time :</w:t>
      </w:r>
      <w:r w:rsidRPr="00D41F87">
        <w:t xml:space="preserve"> 1–2 Weeks</w:t>
      </w:r>
      <w:r w:rsidRPr="00D41F87">
        <w:br/>
      </w:r>
      <w:r w:rsidRPr="00D41F87">
        <w:rPr>
          <w:b/>
          <w:bCs/>
        </w:rPr>
        <w:t>Customization :</w:t>
      </w:r>
      <w:r w:rsidRPr="00D41F87">
        <w:t xml:space="preserve"> 100% Personalized</w:t>
      </w:r>
    </w:p>
    <w:p w14:paraId="21BA3103" w14:textId="77777777" w:rsidR="00D41F87" w:rsidRPr="00D41F87" w:rsidRDefault="00D41F87" w:rsidP="00D41F87">
      <w:pPr>
        <w:rPr>
          <w:b/>
          <w:bCs/>
        </w:rPr>
      </w:pPr>
      <w:r w:rsidRPr="00D41F87">
        <w:rPr>
          <w:b/>
          <w:bCs/>
        </w:rPr>
        <w:t>THINGS REQUIRED :</w:t>
      </w:r>
    </w:p>
    <w:p w14:paraId="7EF70924" w14:textId="77777777" w:rsidR="00D41F87" w:rsidRPr="00D41F87" w:rsidRDefault="00D41F87" w:rsidP="00D41F87">
      <w:pPr>
        <w:numPr>
          <w:ilvl w:val="0"/>
          <w:numId w:val="4"/>
        </w:numPr>
      </w:pPr>
      <w:r w:rsidRPr="00D41F87">
        <w:t>30–50 High Quality Photos</w:t>
      </w:r>
    </w:p>
    <w:p w14:paraId="7DB8FC16" w14:textId="77777777" w:rsidR="00B04909" w:rsidRDefault="00B04909"/>
    <w:sectPr w:rsidR="00B04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84E44"/>
    <w:multiLevelType w:val="multilevel"/>
    <w:tmpl w:val="74F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34504"/>
    <w:multiLevelType w:val="multilevel"/>
    <w:tmpl w:val="BBA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01C4F"/>
    <w:multiLevelType w:val="multilevel"/>
    <w:tmpl w:val="67B8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645021"/>
    <w:multiLevelType w:val="multilevel"/>
    <w:tmpl w:val="97D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76177">
    <w:abstractNumId w:val="3"/>
  </w:num>
  <w:num w:numId="2" w16cid:durableId="1490630624">
    <w:abstractNumId w:val="2"/>
  </w:num>
  <w:num w:numId="3" w16cid:durableId="978269815">
    <w:abstractNumId w:val="1"/>
  </w:num>
  <w:num w:numId="4" w16cid:durableId="30712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87"/>
    <w:rsid w:val="009A6658"/>
    <w:rsid w:val="00B04909"/>
    <w:rsid w:val="00D41F87"/>
    <w:rsid w:val="00EC3A49"/>
    <w:rsid w:val="00FB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09088"/>
  <w15:chartTrackingRefBased/>
  <w15:docId w15:val="{627C1094-54C4-40F1-902D-B92193E21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[BTECH-031-2023-24] BHOOMI GUPTA</dc:creator>
  <cp:keywords/>
  <dc:description/>
  <cp:lastModifiedBy>[BTECH-031-2023-24] BHOOMI GUPTA</cp:lastModifiedBy>
  <cp:revision>1</cp:revision>
  <dcterms:created xsi:type="dcterms:W3CDTF">2026-05-13T20:12:00Z</dcterms:created>
  <dcterms:modified xsi:type="dcterms:W3CDTF">2026-05-13T20:12:00Z</dcterms:modified>
</cp:coreProperties>
</file>